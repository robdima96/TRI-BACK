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CB26E" w14:textId="77777777" w:rsidR="00DA384D" w:rsidRPr="00D171B7" w:rsidRDefault="00000000">
      <w:pPr>
        <w:pStyle w:val="Heading1"/>
        <w:rPr>
          <w:rFonts w:asciiTheme="minorHAnsi" w:hAnsiTheme="minorHAnsi"/>
        </w:rPr>
      </w:pPr>
      <w:bookmarkStart w:id="0" w:name="X2cf2ef01e588018868025b9886bee20c9fd3582"/>
      <w:r w:rsidRPr="00D171B7">
        <w:rPr>
          <w:rFonts w:asciiTheme="minorHAnsi" w:hAnsiTheme="minorHAnsi"/>
        </w:rPr>
        <w:t>PDF Data Extraction Prompt — Participant Demographics</w:t>
      </w:r>
    </w:p>
    <w:p w14:paraId="54661CCC" w14:textId="77777777" w:rsidR="00DA384D" w:rsidRPr="00D171B7" w:rsidRDefault="00000000">
      <w:pPr>
        <w:pStyle w:val="FirstParagraph"/>
      </w:pPr>
      <w:r w:rsidRPr="00D171B7">
        <w:t>Use this prompt with Claude (Opus 4.6) when attaching one or more PDF journal articles. Copy everything below the horizontal rule into the message alongside the attached PDFs.</w:t>
      </w:r>
    </w:p>
    <w:p w14:paraId="6C6B9B3E" w14:textId="77777777" w:rsidR="00DA384D" w:rsidRPr="00D171B7" w:rsidRDefault="00000000">
      <w:r>
        <w:pict w14:anchorId="3F7216C5">
          <v:rect id="_x0000_i1025" style="width:0;height:1.5pt" o:hralign="center" o:hrstd="t" o:hr="t"/>
        </w:pict>
      </w:r>
    </w:p>
    <w:p w14:paraId="772F9141" w14:textId="77777777" w:rsidR="00DA384D" w:rsidRPr="00D171B7" w:rsidRDefault="00000000">
      <w:pPr>
        <w:pStyle w:val="Heading2"/>
        <w:rPr>
          <w:rFonts w:asciiTheme="minorHAnsi" w:hAnsiTheme="minorHAnsi"/>
        </w:rPr>
      </w:pPr>
      <w:bookmarkStart w:id="1" w:name="role-and-task"/>
      <w:r w:rsidRPr="00D171B7">
        <w:rPr>
          <w:rFonts w:asciiTheme="minorHAnsi" w:hAnsiTheme="minorHAnsi"/>
        </w:rPr>
        <w:t>Role and Task</w:t>
      </w:r>
    </w:p>
    <w:p w14:paraId="76E47501" w14:textId="65FB50A9" w:rsidR="00DA384D" w:rsidRPr="00D171B7" w:rsidRDefault="00000000">
      <w:pPr>
        <w:pStyle w:val="FirstParagraph"/>
      </w:pPr>
      <w:r w:rsidRPr="00D171B7">
        <w:t>You are an expert systematic-review data extractor</w:t>
      </w:r>
      <w:del w:id="2" w:author="Robert Dima" w:date="2026-04-15T13:33:00Z" w16du:dateUtc="2026-04-15T20:33:00Z">
        <w:r w:rsidRPr="00D171B7" w:rsidDel="00E375A4">
          <w:delText xml:space="preserve"> in epidemiology and biomedical research</w:delText>
        </w:r>
      </w:del>
      <w:r w:rsidRPr="00D171B7">
        <w:t>. Your task is to extract participant demographic data from each attached PDF of an original research article and return the results as a single CSV table.</w:t>
      </w:r>
      <w:r w:rsidR="00D171B7">
        <w:t xml:space="preserve"> </w:t>
      </w:r>
      <w:del w:id="3" w:author="Robert Dima" w:date="2026-04-15T13:34:00Z" w16du:dateUtc="2026-04-15T20:34:00Z">
        <w:r w:rsidR="00D171B7" w:rsidDel="00E375A4">
          <w:delText>To economize the context window/tokens, o</w:delText>
        </w:r>
      </w:del>
      <w:ins w:id="4" w:author="Robert Dima" w:date="2026-04-15T13:34:00Z" w16du:dateUtc="2026-04-15T20:34:00Z">
        <w:r w:rsidR="00E375A4">
          <w:t>O</w:t>
        </w:r>
      </w:ins>
      <w:r w:rsidR="00D171B7">
        <w:t xml:space="preserve">nly read the </w:t>
      </w:r>
      <w:del w:id="5" w:author="Robert Dima" w:date="2026-04-15T13:34:00Z" w16du:dateUtc="2026-04-15T20:34:00Z">
        <w:r w:rsidR="00D171B7" w:rsidDel="00E375A4">
          <w:delText xml:space="preserve">Methods </w:delText>
        </w:r>
      </w:del>
      <w:ins w:id="6" w:author="Robert Dima" w:date="2026-04-15T13:34:00Z" w16du:dateUtc="2026-04-15T20:34:00Z">
        <w:r w:rsidR="00E375A4">
          <w:t>Results</w:t>
        </w:r>
        <w:r w:rsidR="00E375A4">
          <w:t xml:space="preserve"> </w:t>
        </w:r>
      </w:ins>
      <w:r w:rsidR="00D171B7">
        <w:t xml:space="preserve">section of each </w:t>
      </w:r>
      <w:del w:id="7" w:author="Robert Dima" w:date="2026-04-15T13:34:00Z" w16du:dateUtc="2026-04-15T20:34:00Z">
        <w:r w:rsidR="00D171B7" w:rsidDel="00E375A4">
          <w:delText>article, and</w:delText>
        </w:r>
      </w:del>
      <w:ins w:id="8" w:author="Robert Dima" w:date="2026-04-15T13:34:00Z" w16du:dateUtc="2026-04-15T20:34:00Z">
        <w:r w:rsidR="00E375A4">
          <w:t>article and</w:t>
        </w:r>
      </w:ins>
      <w:r w:rsidR="00D171B7">
        <w:t xml:space="preserve"> stop reading once the requested data is extracted.</w:t>
      </w:r>
      <w:r w:rsidRPr="00D171B7">
        <w:t xml:space="preserve"> Accuracy is paramount: every value you report will be used in a published scoping review and must be defensible against the source text.</w:t>
      </w:r>
    </w:p>
    <w:p w14:paraId="35699416" w14:textId="0239607B" w:rsidR="00DA384D" w:rsidRPr="00D171B7" w:rsidDel="00E375A4" w:rsidRDefault="00000000">
      <w:pPr>
        <w:pStyle w:val="Heading2"/>
        <w:rPr>
          <w:del w:id="9" w:author="Robert Dima" w:date="2026-04-15T13:35:00Z" w16du:dateUtc="2026-04-15T20:35:00Z"/>
          <w:rFonts w:asciiTheme="minorHAnsi" w:hAnsiTheme="minorHAnsi"/>
        </w:rPr>
      </w:pPr>
      <w:bookmarkStart w:id="10" w:name="what-to-extract"/>
      <w:bookmarkEnd w:id="1"/>
      <w:del w:id="11" w:author="Robert Dima" w:date="2026-04-15T13:35:00Z" w16du:dateUtc="2026-04-15T20:35:00Z">
        <w:r w:rsidRPr="00D171B7" w:rsidDel="00E375A4">
          <w:rPr>
            <w:rFonts w:asciiTheme="minorHAnsi" w:hAnsiTheme="minorHAnsi"/>
          </w:rPr>
          <w:delText>What to Extract</w:delText>
        </w:r>
      </w:del>
    </w:p>
    <w:p w14:paraId="2E62D90C" w14:textId="77777777" w:rsidR="00DA384D" w:rsidRPr="00D171B7" w:rsidRDefault="00000000">
      <w:pPr>
        <w:pStyle w:val="FirstParagraph"/>
      </w:pPr>
      <w:r w:rsidRPr="00D171B7">
        <w:t xml:space="preserve">For each PDF, extract exactly the following fields. If a field cannot be determined from the article, enter </w:t>
      </w:r>
      <w:r w:rsidRPr="00D171B7">
        <w:rPr>
          <w:rStyle w:val="VerbatimChar"/>
          <w:rFonts w:asciiTheme="minorHAnsi" w:hAnsiTheme="minorHAnsi"/>
        </w:rPr>
        <w:t>NR</w:t>
      </w:r>
      <w:r w:rsidRPr="00D171B7">
        <w:t xml:space="preserve"> (not reported). Never guess, impute, or calculate values the authors did not explicitly state.</w:t>
      </w:r>
    </w:p>
    <w:tbl>
      <w:tblPr>
        <w:tblStyle w:val="Table"/>
        <w:tblW w:w="5000" w:type="pct"/>
        <w:tblLook w:val="0020" w:firstRow="1" w:lastRow="0" w:firstColumn="0" w:lastColumn="0" w:noHBand="0" w:noVBand="0"/>
      </w:tblPr>
      <w:tblGrid>
        <w:gridCol w:w="2509"/>
        <w:gridCol w:w="7067"/>
      </w:tblGrid>
      <w:tr w:rsidR="00DA384D" w:rsidRPr="00D171B7" w14:paraId="5893075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2D7F06" w14:textId="77777777" w:rsidR="00DA384D" w:rsidRPr="00D171B7" w:rsidRDefault="00000000">
            <w:pPr>
              <w:pStyle w:val="Compact"/>
            </w:pPr>
            <w:r w:rsidRPr="00D171B7">
              <w:t>Field</w:t>
            </w:r>
          </w:p>
        </w:tc>
        <w:tc>
          <w:tcPr>
            <w:tcW w:w="0" w:type="auto"/>
          </w:tcPr>
          <w:p w14:paraId="696EBE9A" w14:textId="77777777" w:rsidR="00DA384D" w:rsidRPr="00D171B7" w:rsidRDefault="00000000">
            <w:pPr>
              <w:pStyle w:val="Compact"/>
            </w:pPr>
            <w:r w:rsidRPr="00D171B7">
              <w:t>Description</w:t>
            </w:r>
          </w:p>
        </w:tc>
      </w:tr>
      <w:tr w:rsidR="00DA384D" w:rsidRPr="00D171B7" w14:paraId="16F9CB73" w14:textId="77777777">
        <w:tc>
          <w:tcPr>
            <w:tcW w:w="0" w:type="auto"/>
          </w:tcPr>
          <w:p w14:paraId="1B8D75F1" w14:textId="77777777" w:rsidR="00DA384D" w:rsidRPr="00D171B7" w:rsidRDefault="00000000">
            <w:pPr>
              <w:pStyle w:val="Compact"/>
            </w:pPr>
            <w:r w:rsidRPr="00D171B7">
              <w:rPr>
                <w:rStyle w:val="VerbatimChar"/>
                <w:rFonts w:asciiTheme="minorHAnsi" w:hAnsiTheme="minorHAnsi"/>
              </w:rPr>
              <w:t>citation</w:t>
            </w:r>
          </w:p>
        </w:tc>
        <w:tc>
          <w:tcPr>
            <w:tcW w:w="0" w:type="auto"/>
          </w:tcPr>
          <w:p w14:paraId="1CF25028" w14:textId="77777777" w:rsidR="00DA384D" w:rsidRPr="00D171B7" w:rsidRDefault="00000000">
            <w:pPr>
              <w:pStyle w:val="Compact"/>
            </w:pPr>
            <w:r w:rsidRPr="00D171B7">
              <w:t xml:space="preserve">First author surname, publication year (e.g., </w:t>
            </w:r>
            <w:r w:rsidRPr="00D171B7">
              <w:rPr>
                <w:rStyle w:val="VerbatimChar"/>
                <w:rFonts w:asciiTheme="minorHAnsi" w:hAnsiTheme="minorHAnsi"/>
              </w:rPr>
              <w:t>Smith, 2023</w:t>
            </w:r>
            <w:r w:rsidRPr="00D171B7">
              <w:t>)</w:t>
            </w:r>
          </w:p>
        </w:tc>
      </w:tr>
      <w:tr w:rsidR="00DA384D" w:rsidRPr="00D171B7" w14:paraId="07D50F31" w14:textId="77777777">
        <w:tc>
          <w:tcPr>
            <w:tcW w:w="0" w:type="auto"/>
          </w:tcPr>
          <w:p w14:paraId="07FEC81B" w14:textId="77777777" w:rsidR="00DA384D" w:rsidRPr="00D171B7" w:rsidRDefault="00000000">
            <w:pPr>
              <w:pStyle w:val="Compact"/>
            </w:pPr>
            <w:r w:rsidRPr="00D171B7">
              <w:rPr>
                <w:rStyle w:val="VerbatimChar"/>
                <w:rFonts w:asciiTheme="minorHAnsi" w:hAnsiTheme="minorHAnsi"/>
              </w:rPr>
              <w:t>title</w:t>
            </w:r>
          </w:p>
        </w:tc>
        <w:tc>
          <w:tcPr>
            <w:tcW w:w="0" w:type="auto"/>
          </w:tcPr>
          <w:p w14:paraId="544F78AB" w14:textId="77777777" w:rsidR="00DA384D" w:rsidRPr="00D171B7" w:rsidRDefault="00000000">
            <w:pPr>
              <w:pStyle w:val="Compact"/>
            </w:pPr>
            <w:r w:rsidRPr="00D171B7">
              <w:t>Full article title</w:t>
            </w:r>
          </w:p>
        </w:tc>
      </w:tr>
      <w:tr w:rsidR="00DA384D" w:rsidRPr="00D171B7" w14:paraId="4F192DE7" w14:textId="77777777">
        <w:tc>
          <w:tcPr>
            <w:tcW w:w="0" w:type="auto"/>
          </w:tcPr>
          <w:p w14:paraId="13B480D4" w14:textId="77777777" w:rsidR="00DA384D" w:rsidRPr="00D171B7" w:rsidRDefault="00000000">
            <w:pPr>
              <w:pStyle w:val="Compact"/>
            </w:pPr>
            <w:r w:rsidRPr="00D171B7">
              <w:rPr>
                <w:rStyle w:val="VerbatimChar"/>
                <w:rFonts w:asciiTheme="minorHAnsi" w:hAnsiTheme="minorHAnsi"/>
              </w:rPr>
              <w:t>total_n</w:t>
            </w:r>
          </w:p>
        </w:tc>
        <w:tc>
          <w:tcPr>
            <w:tcW w:w="0" w:type="auto"/>
          </w:tcPr>
          <w:p w14:paraId="0EBEF712" w14:textId="77777777" w:rsidR="00DA384D" w:rsidRPr="00D171B7" w:rsidRDefault="00000000">
            <w:pPr>
              <w:pStyle w:val="Compact"/>
            </w:pPr>
            <w:r w:rsidRPr="00D171B7">
              <w:t xml:space="preserve">Total number of unique participants enrolled or included in the analysis. Use the number for the analysed sample if both enrolled and analysed counts are given. If only a subset of participants is relevant (e.g., the study reports on a subsample), use the number actually studied and note this in </w:t>
            </w:r>
            <w:r w:rsidRPr="00D171B7">
              <w:rPr>
                <w:rStyle w:val="VerbatimChar"/>
                <w:rFonts w:asciiTheme="minorHAnsi" w:hAnsiTheme="minorHAnsi"/>
              </w:rPr>
              <w:t>notes</w:t>
            </w:r>
            <w:r w:rsidRPr="00D171B7">
              <w:t>.</w:t>
            </w:r>
          </w:p>
        </w:tc>
      </w:tr>
      <w:tr w:rsidR="00DA384D" w:rsidRPr="00D171B7" w14:paraId="2107E38E" w14:textId="77777777">
        <w:tc>
          <w:tcPr>
            <w:tcW w:w="0" w:type="auto"/>
          </w:tcPr>
          <w:p w14:paraId="1402D1E2" w14:textId="77777777" w:rsidR="00DA384D" w:rsidRPr="00D171B7" w:rsidRDefault="00000000">
            <w:pPr>
              <w:pStyle w:val="Compact"/>
            </w:pPr>
            <w:r w:rsidRPr="00D171B7">
              <w:rPr>
                <w:rStyle w:val="VerbatimChar"/>
                <w:rFonts w:asciiTheme="minorHAnsi" w:hAnsiTheme="minorHAnsi"/>
              </w:rPr>
              <w:t>age_value</w:t>
            </w:r>
          </w:p>
        </w:tc>
        <w:tc>
          <w:tcPr>
            <w:tcW w:w="0" w:type="auto"/>
          </w:tcPr>
          <w:p w14:paraId="4B3A9235" w14:textId="77777777" w:rsidR="00DA384D" w:rsidRPr="00D171B7" w:rsidRDefault="00000000">
            <w:pPr>
              <w:pStyle w:val="Compact"/>
            </w:pPr>
            <w:r w:rsidRPr="00D171B7">
              <w:t>The reported central-tendency value for participant age (numeric only)</w:t>
            </w:r>
          </w:p>
        </w:tc>
      </w:tr>
      <w:tr w:rsidR="00DA384D" w:rsidRPr="00D171B7" w14:paraId="591F9C34" w14:textId="77777777">
        <w:tc>
          <w:tcPr>
            <w:tcW w:w="0" w:type="auto"/>
          </w:tcPr>
          <w:p w14:paraId="46B1926E" w14:textId="77777777" w:rsidR="00DA384D" w:rsidRPr="00D171B7" w:rsidRDefault="00000000">
            <w:pPr>
              <w:pStyle w:val="Compact"/>
            </w:pPr>
            <w:r w:rsidRPr="00D171B7">
              <w:rPr>
                <w:rStyle w:val="VerbatimChar"/>
                <w:rFonts w:asciiTheme="minorHAnsi" w:hAnsiTheme="minorHAnsi"/>
              </w:rPr>
              <w:t>age_measure</w:t>
            </w:r>
          </w:p>
        </w:tc>
        <w:tc>
          <w:tcPr>
            <w:tcW w:w="0" w:type="auto"/>
          </w:tcPr>
          <w:p w14:paraId="254B699E" w14:textId="77777777" w:rsidR="00DA384D" w:rsidRPr="00D171B7" w:rsidRDefault="00000000">
            <w:pPr>
              <w:pStyle w:val="Compact"/>
            </w:pPr>
            <w:r w:rsidRPr="00D171B7">
              <w:t xml:space="preserve">Which measure of central tendency is reported: </w:t>
            </w:r>
            <w:r w:rsidRPr="00D171B7">
              <w:rPr>
                <w:rStyle w:val="VerbatimChar"/>
                <w:rFonts w:asciiTheme="minorHAnsi" w:hAnsiTheme="minorHAnsi"/>
              </w:rPr>
              <w:t>mean</w:t>
            </w:r>
            <w:r w:rsidRPr="00D171B7">
              <w:t xml:space="preserve">, </w:t>
            </w:r>
            <w:r w:rsidRPr="00D171B7">
              <w:rPr>
                <w:rStyle w:val="VerbatimChar"/>
                <w:rFonts w:asciiTheme="minorHAnsi" w:hAnsiTheme="minorHAnsi"/>
              </w:rPr>
              <w:t>median</w:t>
            </w:r>
            <w:r w:rsidRPr="00D171B7">
              <w:t xml:space="preserve">, or </w:t>
            </w:r>
            <w:r w:rsidRPr="00D171B7">
              <w:rPr>
                <w:rStyle w:val="VerbatimChar"/>
                <w:rFonts w:asciiTheme="minorHAnsi" w:hAnsiTheme="minorHAnsi"/>
              </w:rPr>
              <w:t>NR</w:t>
            </w:r>
          </w:p>
        </w:tc>
      </w:tr>
      <w:tr w:rsidR="00DA384D" w:rsidRPr="00D171B7" w14:paraId="62D73566" w14:textId="77777777">
        <w:tc>
          <w:tcPr>
            <w:tcW w:w="0" w:type="auto"/>
          </w:tcPr>
          <w:p w14:paraId="2CB84D82" w14:textId="77777777" w:rsidR="00DA384D" w:rsidRPr="00D171B7" w:rsidRDefault="00000000">
            <w:pPr>
              <w:pStyle w:val="Compact"/>
            </w:pPr>
            <w:r w:rsidRPr="00D171B7">
              <w:rPr>
                <w:rStyle w:val="VerbatimChar"/>
                <w:rFonts w:asciiTheme="minorHAnsi" w:hAnsiTheme="minorHAnsi"/>
              </w:rPr>
              <w:t>age_dispersion_value</w:t>
            </w:r>
          </w:p>
        </w:tc>
        <w:tc>
          <w:tcPr>
            <w:tcW w:w="0" w:type="auto"/>
          </w:tcPr>
          <w:p w14:paraId="35824D2B" w14:textId="77777777" w:rsidR="00DA384D" w:rsidRPr="00D171B7" w:rsidRDefault="00000000">
            <w:pPr>
              <w:pStyle w:val="Compact"/>
            </w:pPr>
            <w:r w:rsidRPr="00D171B7">
              <w:t xml:space="preserve">The reported dispersion value (e.g., SD, IQR bounds), numeric only. For IQR, format as </w:t>
            </w:r>
            <w:r w:rsidRPr="00D171B7">
              <w:rPr>
                <w:rStyle w:val="VerbatimChar"/>
                <w:rFonts w:asciiTheme="minorHAnsi" w:hAnsiTheme="minorHAnsi"/>
              </w:rPr>
              <w:t>lower–upper</w:t>
            </w:r>
            <w:r w:rsidRPr="00D171B7">
              <w:t xml:space="preserve"> (e.g., </w:t>
            </w:r>
            <w:r w:rsidRPr="00D171B7">
              <w:rPr>
                <w:rStyle w:val="VerbatimChar"/>
                <w:rFonts w:asciiTheme="minorHAnsi" w:hAnsiTheme="minorHAnsi"/>
              </w:rPr>
              <w:t>45–62</w:t>
            </w:r>
            <w:r w:rsidRPr="00D171B7">
              <w:t>).</w:t>
            </w:r>
          </w:p>
        </w:tc>
      </w:tr>
      <w:tr w:rsidR="00DA384D" w:rsidRPr="00D171B7" w14:paraId="5034C926" w14:textId="77777777">
        <w:tc>
          <w:tcPr>
            <w:tcW w:w="0" w:type="auto"/>
          </w:tcPr>
          <w:p w14:paraId="75286E88" w14:textId="77777777" w:rsidR="00DA384D" w:rsidRPr="00D171B7" w:rsidRDefault="00000000">
            <w:pPr>
              <w:pStyle w:val="Compact"/>
            </w:pPr>
            <w:r w:rsidRPr="00D171B7">
              <w:rPr>
                <w:rStyle w:val="VerbatimChar"/>
                <w:rFonts w:asciiTheme="minorHAnsi" w:hAnsiTheme="minorHAnsi"/>
              </w:rPr>
              <w:t>age_dispersion_measure</w:t>
            </w:r>
          </w:p>
        </w:tc>
        <w:tc>
          <w:tcPr>
            <w:tcW w:w="0" w:type="auto"/>
          </w:tcPr>
          <w:p w14:paraId="2B254780" w14:textId="77777777" w:rsidR="00DA384D" w:rsidRPr="00D171B7" w:rsidRDefault="00000000">
            <w:pPr>
              <w:pStyle w:val="Compact"/>
            </w:pPr>
            <w:r w:rsidRPr="00D171B7">
              <w:t xml:space="preserve">Type of dispersion: </w:t>
            </w:r>
            <w:r w:rsidRPr="00D171B7">
              <w:rPr>
                <w:rStyle w:val="VerbatimChar"/>
                <w:rFonts w:asciiTheme="minorHAnsi" w:hAnsiTheme="minorHAnsi"/>
              </w:rPr>
              <w:t>SD</w:t>
            </w:r>
            <w:r w:rsidRPr="00D171B7">
              <w:t xml:space="preserve">, </w:t>
            </w:r>
            <w:r w:rsidRPr="00D171B7">
              <w:rPr>
                <w:rStyle w:val="VerbatimChar"/>
                <w:rFonts w:asciiTheme="minorHAnsi" w:hAnsiTheme="minorHAnsi"/>
              </w:rPr>
              <w:t>IQR</w:t>
            </w:r>
            <w:r w:rsidRPr="00D171B7">
              <w:t xml:space="preserve">, </w:t>
            </w:r>
            <w:r w:rsidRPr="00D171B7">
              <w:rPr>
                <w:rStyle w:val="VerbatimChar"/>
                <w:rFonts w:asciiTheme="minorHAnsi" w:hAnsiTheme="minorHAnsi"/>
              </w:rPr>
              <w:t>range</w:t>
            </w:r>
            <w:r w:rsidRPr="00D171B7">
              <w:t xml:space="preserve">, </w:t>
            </w:r>
            <w:r w:rsidRPr="00D171B7">
              <w:rPr>
                <w:rStyle w:val="VerbatimChar"/>
                <w:rFonts w:asciiTheme="minorHAnsi" w:hAnsiTheme="minorHAnsi"/>
              </w:rPr>
              <w:t>95% CI</w:t>
            </w:r>
            <w:r w:rsidRPr="00D171B7">
              <w:t xml:space="preserve">, </w:t>
            </w:r>
            <w:r w:rsidRPr="00D171B7">
              <w:rPr>
                <w:rStyle w:val="VerbatimChar"/>
                <w:rFonts w:asciiTheme="minorHAnsi" w:hAnsiTheme="minorHAnsi"/>
              </w:rPr>
              <w:t>SE</w:t>
            </w:r>
            <w:r w:rsidRPr="00D171B7">
              <w:t xml:space="preserve">, or </w:t>
            </w:r>
            <w:r w:rsidRPr="00D171B7">
              <w:rPr>
                <w:rStyle w:val="VerbatimChar"/>
                <w:rFonts w:asciiTheme="minorHAnsi" w:hAnsiTheme="minorHAnsi"/>
              </w:rPr>
              <w:t>NR</w:t>
            </w:r>
          </w:p>
        </w:tc>
      </w:tr>
      <w:tr w:rsidR="00DA384D" w:rsidRPr="00D171B7" w14:paraId="307BB8B9" w14:textId="77777777">
        <w:tc>
          <w:tcPr>
            <w:tcW w:w="0" w:type="auto"/>
          </w:tcPr>
          <w:p w14:paraId="141593DE" w14:textId="77777777" w:rsidR="00DA384D" w:rsidRPr="00D171B7" w:rsidRDefault="00000000">
            <w:pPr>
              <w:pStyle w:val="Compact"/>
            </w:pPr>
            <w:r w:rsidRPr="00D171B7">
              <w:rPr>
                <w:rStyle w:val="VerbatimChar"/>
                <w:rFonts w:asciiTheme="minorHAnsi" w:hAnsiTheme="minorHAnsi"/>
              </w:rPr>
              <w:t>age_source</w:t>
            </w:r>
          </w:p>
        </w:tc>
        <w:tc>
          <w:tcPr>
            <w:tcW w:w="0" w:type="auto"/>
          </w:tcPr>
          <w:p w14:paraId="1AD6760E" w14:textId="77777777" w:rsidR="00DA384D" w:rsidRPr="00D171B7" w:rsidRDefault="00000000">
            <w:pPr>
              <w:pStyle w:val="Compact"/>
            </w:pPr>
            <w:r w:rsidRPr="00D171B7">
              <w:t xml:space="preserve">Where in the article this age information was found (e.g., </w:t>
            </w:r>
            <w:r w:rsidRPr="00D171B7">
              <w:rPr>
                <w:rStyle w:val="VerbatimChar"/>
                <w:rFonts w:asciiTheme="minorHAnsi" w:hAnsiTheme="minorHAnsi"/>
              </w:rPr>
              <w:t>Table 1</w:t>
            </w:r>
            <w:r w:rsidRPr="00D171B7">
              <w:t xml:space="preserve">, </w:t>
            </w:r>
            <w:r w:rsidRPr="00D171B7">
              <w:rPr>
                <w:rStyle w:val="VerbatimChar"/>
                <w:rFonts w:asciiTheme="minorHAnsi" w:hAnsiTheme="minorHAnsi"/>
              </w:rPr>
              <w:t>Results, para 2</w:t>
            </w:r>
            <w:r w:rsidRPr="00D171B7">
              <w:t xml:space="preserve">, </w:t>
            </w:r>
            <w:r w:rsidRPr="00D171B7">
              <w:rPr>
                <w:rStyle w:val="VerbatimChar"/>
                <w:rFonts w:asciiTheme="minorHAnsi" w:hAnsiTheme="minorHAnsi"/>
              </w:rPr>
              <w:t>Abstract</w:t>
            </w:r>
            <w:r w:rsidRPr="00D171B7">
              <w:t>)</w:t>
            </w:r>
          </w:p>
        </w:tc>
      </w:tr>
      <w:tr w:rsidR="00DA384D" w:rsidRPr="00D171B7" w14:paraId="29DF46BD" w14:textId="77777777">
        <w:tc>
          <w:tcPr>
            <w:tcW w:w="0" w:type="auto"/>
          </w:tcPr>
          <w:p w14:paraId="156A6F8B" w14:textId="77777777" w:rsidR="00DA384D" w:rsidRPr="00D171B7" w:rsidRDefault="00000000">
            <w:pPr>
              <w:pStyle w:val="Compact"/>
            </w:pPr>
            <w:r w:rsidRPr="00D171B7">
              <w:rPr>
                <w:rStyle w:val="VerbatimChar"/>
                <w:rFonts w:asciiTheme="minorHAnsi" w:hAnsiTheme="minorHAnsi"/>
              </w:rPr>
              <w:t>n_male</w:t>
            </w:r>
          </w:p>
        </w:tc>
        <w:tc>
          <w:tcPr>
            <w:tcW w:w="0" w:type="auto"/>
          </w:tcPr>
          <w:p w14:paraId="2F45F546" w14:textId="77777777" w:rsidR="00DA384D" w:rsidRPr="00D171B7" w:rsidRDefault="00000000">
            <w:pPr>
              <w:pStyle w:val="Compact"/>
            </w:pPr>
            <w:r w:rsidRPr="00D171B7">
              <w:t xml:space="preserve">Number of male participants (integer). Use </w:t>
            </w:r>
            <w:r w:rsidRPr="00D171B7">
              <w:rPr>
                <w:rStyle w:val="VerbatimChar"/>
                <w:rFonts w:asciiTheme="minorHAnsi" w:hAnsiTheme="minorHAnsi"/>
              </w:rPr>
              <w:t>NR</w:t>
            </w:r>
            <w:r w:rsidRPr="00D171B7">
              <w:t xml:space="preserve"> if not reported.</w:t>
            </w:r>
          </w:p>
        </w:tc>
      </w:tr>
      <w:tr w:rsidR="00DA384D" w:rsidRPr="00D171B7" w14:paraId="1D9D8D94" w14:textId="77777777">
        <w:tc>
          <w:tcPr>
            <w:tcW w:w="0" w:type="auto"/>
          </w:tcPr>
          <w:p w14:paraId="75A97EFF" w14:textId="77777777" w:rsidR="00DA384D" w:rsidRPr="00D171B7" w:rsidRDefault="00000000">
            <w:pPr>
              <w:pStyle w:val="Compact"/>
            </w:pPr>
            <w:r w:rsidRPr="00D171B7">
              <w:rPr>
                <w:rStyle w:val="VerbatimChar"/>
                <w:rFonts w:asciiTheme="minorHAnsi" w:hAnsiTheme="minorHAnsi"/>
              </w:rPr>
              <w:t>pct_male</w:t>
            </w:r>
          </w:p>
        </w:tc>
        <w:tc>
          <w:tcPr>
            <w:tcW w:w="0" w:type="auto"/>
          </w:tcPr>
          <w:p w14:paraId="027A01A3" w14:textId="77777777" w:rsidR="00DA384D" w:rsidRPr="00D171B7" w:rsidRDefault="00000000">
            <w:pPr>
              <w:pStyle w:val="Compact"/>
            </w:pPr>
            <w:r w:rsidRPr="00D171B7">
              <w:t xml:space="preserve">Percentage of male participants (numeric, no % sign). Use </w:t>
            </w:r>
            <w:r w:rsidRPr="00D171B7">
              <w:rPr>
                <w:rStyle w:val="VerbatimChar"/>
                <w:rFonts w:asciiTheme="minorHAnsi" w:hAnsiTheme="minorHAnsi"/>
              </w:rPr>
              <w:t>NR</w:t>
            </w:r>
            <w:r w:rsidRPr="00D171B7">
              <w:t xml:space="preserve"> if not reported.</w:t>
            </w:r>
          </w:p>
        </w:tc>
      </w:tr>
      <w:tr w:rsidR="00DA384D" w:rsidRPr="00D171B7" w14:paraId="17FADB58" w14:textId="77777777">
        <w:tc>
          <w:tcPr>
            <w:tcW w:w="0" w:type="auto"/>
          </w:tcPr>
          <w:p w14:paraId="404D258F" w14:textId="77777777" w:rsidR="00DA384D" w:rsidRPr="00D171B7" w:rsidRDefault="00000000">
            <w:pPr>
              <w:pStyle w:val="Compact"/>
            </w:pPr>
            <w:r w:rsidRPr="00D171B7">
              <w:rPr>
                <w:rStyle w:val="VerbatimChar"/>
                <w:rFonts w:asciiTheme="minorHAnsi" w:hAnsiTheme="minorHAnsi"/>
              </w:rPr>
              <w:lastRenderedPageBreak/>
              <w:t>n_female</w:t>
            </w:r>
          </w:p>
        </w:tc>
        <w:tc>
          <w:tcPr>
            <w:tcW w:w="0" w:type="auto"/>
          </w:tcPr>
          <w:p w14:paraId="6AA6B1AB" w14:textId="77777777" w:rsidR="00DA384D" w:rsidRPr="00D171B7" w:rsidRDefault="00000000">
            <w:pPr>
              <w:pStyle w:val="Compact"/>
            </w:pPr>
            <w:r w:rsidRPr="00D171B7">
              <w:t xml:space="preserve">Number of female participants (integer). Use </w:t>
            </w:r>
            <w:r w:rsidRPr="00D171B7">
              <w:rPr>
                <w:rStyle w:val="VerbatimChar"/>
                <w:rFonts w:asciiTheme="minorHAnsi" w:hAnsiTheme="minorHAnsi"/>
              </w:rPr>
              <w:t>NR</w:t>
            </w:r>
            <w:r w:rsidRPr="00D171B7">
              <w:t xml:space="preserve"> if not reported.</w:t>
            </w:r>
          </w:p>
        </w:tc>
      </w:tr>
      <w:tr w:rsidR="00DA384D" w:rsidRPr="00D171B7" w14:paraId="3F5A858F" w14:textId="77777777">
        <w:tc>
          <w:tcPr>
            <w:tcW w:w="0" w:type="auto"/>
          </w:tcPr>
          <w:p w14:paraId="0DBD79DE" w14:textId="77777777" w:rsidR="00DA384D" w:rsidRPr="00D171B7" w:rsidRDefault="00000000">
            <w:pPr>
              <w:pStyle w:val="Compact"/>
            </w:pPr>
            <w:r w:rsidRPr="00D171B7">
              <w:rPr>
                <w:rStyle w:val="VerbatimChar"/>
                <w:rFonts w:asciiTheme="minorHAnsi" w:hAnsiTheme="minorHAnsi"/>
              </w:rPr>
              <w:t>pct_female</w:t>
            </w:r>
          </w:p>
        </w:tc>
        <w:tc>
          <w:tcPr>
            <w:tcW w:w="0" w:type="auto"/>
          </w:tcPr>
          <w:p w14:paraId="38F8E449" w14:textId="77777777" w:rsidR="00DA384D" w:rsidRPr="00D171B7" w:rsidRDefault="00000000">
            <w:pPr>
              <w:pStyle w:val="Compact"/>
            </w:pPr>
            <w:r w:rsidRPr="00D171B7">
              <w:t xml:space="preserve">Percentage of female participants (numeric, no % sign). Use </w:t>
            </w:r>
            <w:r w:rsidRPr="00D171B7">
              <w:rPr>
                <w:rStyle w:val="VerbatimChar"/>
                <w:rFonts w:asciiTheme="minorHAnsi" w:hAnsiTheme="minorHAnsi"/>
              </w:rPr>
              <w:t>NR</w:t>
            </w:r>
            <w:r w:rsidRPr="00D171B7">
              <w:t xml:space="preserve"> if not reported.</w:t>
            </w:r>
          </w:p>
        </w:tc>
      </w:tr>
      <w:tr w:rsidR="00DA384D" w:rsidRPr="00D171B7" w14:paraId="70D28047" w14:textId="77777777">
        <w:tc>
          <w:tcPr>
            <w:tcW w:w="0" w:type="auto"/>
          </w:tcPr>
          <w:p w14:paraId="0EC28BE7" w14:textId="77777777" w:rsidR="00DA384D" w:rsidRPr="00D171B7" w:rsidRDefault="00000000">
            <w:pPr>
              <w:pStyle w:val="Compact"/>
            </w:pPr>
            <w:r w:rsidRPr="00D171B7">
              <w:rPr>
                <w:rStyle w:val="VerbatimChar"/>
                <w:rFonts w:asciiTheme="minorHAnsi" w:hAnsiTheme="minorHAnsi"/>
              </w:rPr>
              <w:t>sex_gender_term</w:t>
            </w:r>
          </w:p>
        </w:tc>
        <w:tc>
          <w:tcPr>
            <w:tcW w:w="0" w:type="auto"/>
          </w:tcPr>
          <w:p w14:paraId="587DE54C" w14:textId="6666395A" w:rsidR="00DA384D" w:rsidRPr="00D171B7" w:rsidRDefault="00000000">
            <w:pPr>
              <w:pStyle w:val="Compact"/>
            </w:pPr>
            <w:r w:rsidRPr="00D171B7">
              <w:t xml:space="preserve">Exact term the authors used: </w:t>
            </w:r>
            <w:r w:rsidRPr="00D171B7">
              <w:rPr>
                <w:rStyle w:val="VerbatimChar"/>
                <w:rFonts w:asciiTheme="minorHAnsi" w:hAnsiTheme="minorHAnsi"/>
              </w:rPr>
              <w:t>sex</w:t>
            </w:r>
            <w:r w:rsidRPr="00D171B7">
              <w:t xml:space="preserve">, </w:t>
            </w:r>
            <w:r w:rsidRPr="00D171B7">
              <w:rPr>
                <w:rStyle w:val="VerbatimChar"/>
                <w:rFonts w:asciiTheme="minorHAnsi" w:hAnsiTheme="minorHAnsi"/>
              </w:rPr>
              <w:t>gender</w:t>
            </w:r>
            <w:r w:rsidRPr="00D171B7">
              <w:t xml:space="preserve">, </w:t>
            </w:r>
            <w:r w:rsidRPr="00D171B7">
              <w:rPr>
                <w:rStyle w:val="VerbatimChar"/>
                <w:rFonts w:asciiTheme="minorHAnsi" w:hAnsiTheme="minorHAnsi"/>
              </w:rPr>
              <w:t>male/female</w:t>
            </w:r>
            <w:r w:rsidRPr="00D171B7">
              <w:t xml:space="preserve">, </w:t>
            </w:r>
            <w:r w:rsidRPr="00D171B7">
              <w:rPr>
                <w:rStyle w:val="VerbatimChar"/>
                <w:rFonts w:asciiTheme="minorHAnsi" w:hAnsiTheme="minorHAnsi"/>
              </w:rPr>
              <w:t>men/women</w:t>
            </w:r>
            <w:r w:rsidRPr="00D171B7">
              <w:t xml:space="preserve">, </w:t>
            </w:r>
            <w:r w:rsidRPr="00D171B7">
              <w:rPr>
                <w:rStyle w:val="VerbatimChar"/>
                <w:rFonts w:asciiTheme="minorHAnsi" w:hAnsiTheme="minorHAnsi"/>
              </w:rPr>
              <w:t>man/woman</w:t>
            </w:r>
            <w:del w:id="12" w:author="Robert Dima" w:date="2026-04-15T13:44:00Z" w16du:dateUtc="2026-04-15T20:44:00Z">
              <w:r w:rsidRPr="00D171B7" w:rsidDel="00A5178C">
                <w:delText>, or other verbatim term</w:delText>
              </w:r>
            </w:del>
          </w:p>
        </w:tc>
      </w:tr>
      <w:tr w:rsidR="00DA384D" w:rsidRPr="00D171B7" w14:paraId="6E4ECC1A" w14:textId="77777777">
        <w:tc>
          <w:tcPr>
            <w:tcW w:w="0" w:type="auto"/>
          </w:tcPr>
          <w:p w14:paraId="569024AB" w14:textId="77777777" w:rsidR="00DA384D" w:rsidRPr="00D171B7" w:rsidRDefault="00000000">
            <w:pPr>
              <w:pStyle w:val="Compact"/>
            </w:pPr>
            <w:r w:rsidRPr="00D171B7">
              <w:rPr>
                <w:rStyle w:val="VerbatimChar"/>
                <w:rFonts w:asciiTheme="minorHAnsi" w:hAnsiTheme="minorHAnsi"/>
              </w:rPr>
              <w:t>sex_gender_other</w:t>
            </w:r>
          </w:p>
        </w:tc>
        <w:tc>
          <w:tcPr>
            <w:tcW w:w="0" w:type="auto"/>
          </w:tcPr>
          <w:p w14:paraId="72DB9E24" w14:textId="77777777" w:rsidR="00DA384D" w:rsidRPr="00D171B7" w:rsidRDefault="00000000">
            <w:pPr>
              <w:pStyle w:val="Compact"/>
            </w:pPr>
            <w:r w:rsidRPr="00D171B7">
              <w:t xml:space="preserve">If any category beyond male/female is reported (e.g., non-binary, other, prefer not to say), record the label and count here; otherwise </w:t>
            </w:r>
            <w:r w:rsidRPr="00D171B7">
              <w:rPr>
                <w:rStyle w:val="VerbatimChar"/>
                <w:rFonts w:asciiTheme="minorHAnsi" w:hAnsiTheme="minorHAnsi"/>
              </w:rPr>
              <w:t>NA</w:t>
            </w:r>
          </w:p>
        </w:tc>
      </w:tr>
      <w:tr w:rsidR="00DA384D" w:rsidRPr="00D171B7" w14:paraId="79B699E3" w14:textId="77777777">
        <w:tc>
          <w:tcPr>
            <w:tcW w:w="0" w:type="auto"/>
          </w:tcPr>
          <w:p w14:paraId="5FF8F98E" w14:textId="77777777" w:rsidR="00DA384D" w:rsidRPr="00D171B7" w:rsidRDefault="00000000">
            <w:pPr>
              <w:pStyle w:val="Compact"/>
            </w:pPr>
            <w:r w:rsidRPr="00D171B7">
              <w:rPr>
                <w:rStyle w:val="VerbatimChar"/>
                <w:rFonts w:asciiTheme="minorHAnsi" w:hAnsiTheme="minorHAnsi"/>
              </w:rPr>
              <w:t>sex_gender_source</w:t>
            </w:r>
          </w:p>
        </w:tc>
        <w:tc>
          <w:tcPr>
            <w:tcW w:w="0" w:type="auto"/>
          </w:tcPr>
          <w:p w14:paraId="6D8A9D04" w14:textId="77777777" w:rsidR="00DA384D" w:rsidRPr="00D171B7" w:rsidRDefault="00000000">
            <w:pPr>
              <w:pStyle w:val="Compact"/>
            </w:pPr>
            <w:r w:rsidRPr="00D171B7">
              <w:t>Where in the article this sex/gender information was found</w:t>
            </w:r>
          </w:p>
        </w:tc>
      </w:tr>
      <w:tr w:rsidR="00DA384D" w:rsidRPr="00D171B7" w14:paraId="30F8B4E3" w14:textId="77777777">
        <w:tc>
          <w:tcPr>
            <w:tcW w:w="0" w:type="auto"/>
          </w:tcPr>
          <w:p w14:paraId="6D3A87FB" w14:textId="77777777" w:rsidR="00DA384D" w:rsidRPr="00D171B7" w:rsidRDefault="00000000">
            <w:pPr>
              <w:pStyle w:val="Compact"/>
            </w:pPr>
            <w:r w:rsidRPr="00D171B7">
              <w:rPr>
                <w:rStyle w:val="VerbatimChar"/>
                <w:rFonts w:asciiTheme="minorHAnsi" w:hAnsiTheme="minorHAnsi"/>
              </w:rPr>
              <w:t>notes</w:t>
            </w:r>
          </w:p>
        </w:tc>
        <w:tc>
          <w:tcPr>
            <w:tcW w:w="0" w:type="auto"/>
          </w:tcPr>
          <w:p w14:paraId="797FA563" w14:textId="0AFCFF9D" w:rsidR="00DA384D" w:rsidRPr="00D171B7" w:rsidRDefault="00000000">
            <w:pPr>
              <w:pStyle w:val="Compact"/>
            </w:pPr>
            <w:r w:rsidRPr="00D171B7">
              <w:t xml:space="preserve">Any important caveats — e.g., </w:t>
            </w:r>
            <w:proofErr w:type="gramStart"/>
            <w:r w:rsidRPr="00D171B7">
              <w:rPr>
                <w:rStyle w:val="VerbatimChar"/>
                <w:rFonts w:asciiTheme="minorHAnsi" w:hAnsiTheme="minorHAnsi"/>
              </w:rPr>
              <w:t>N differs</w:t>
            </w:r>
            <w:proofErr w:type="gramEnd"/>
            <w:r w:rsidRPr="00D171B7">
              <w:rPr>
                <w:rStyle w:val="VerbatimChar"/>
                <w:rFonts w:asciiTheme="minorHAnsi" w:hAnsiTheme="minorHAnsi"/>
              </w:rPr>
              <w:t xml:space="preserve"> between tables</w:t>
            </w:r>
            <w:r w:rsidRPr="00D171B7">
              <w:t xml:space="preserve">, </w:t>
            </w:r>
            <w:r w:rsidRPr="00D171B7">
              <w:rPr>
                <w:rStyle w:val="VerbatimChar"/>
                <w:rFonts w:asciiTheme="minorHAnsi" w:hAnsiTheme="minorHAnsi"/>
              </w:rPr>
              <w:t>age reported per group only;</w:t>
            </w:r>
            <w:del w:id="13" w:author="Robert Dima" w:date="2026-04-15T13:44:00Z" w16du:dateUtc="2026-04-15T20:44:00Z">
              <w:r w:rsidRPr="00D171B7" w:rsidDel="00A5178C">
                <w:rPr>
                  <w:rStyle w:val="VerbatimChar"/>
                  <w:rFonts w:asciiTheme="minorHAnsi" w:hAnsiTheme="minorHAnsi"/>
                </w:rPr>
                <w:delText xml:space="preserve"> total calculated by authors</w:delText>
              </w:r>
            </w:del>
            <w:r w:rsidRPr="00D171B7">
              <w:t xml:space="preserve">, </w:t>
            </w:r>
            <w:r w:rsidRPr="00D171B7">
              <w:rPr>
                <w:rStyle w:val="VerbatimChar"/>
                <w:rFonts w:asciiTheme="minorHAnsi" w:hAnsiTheme="minorHAnsi"/>
              </w:rPr>
              <w:t>conference abstract only</w:t>
            </w:r>
            <w:r w:rsidRPr="00D171B7">
              <w:t>. Leave blank if none.</w:t>
            </w:r>
          </w:p>
        </w:tc>
      </w:tr>
    </w:tbl>
    <w:p w14:paraId="50402DEC" w14:textId="77777777" w:rsidR="00DA384D" w:rsidRPr="00D171B7" w:rsidRDefault="00000000">
      <w:pPr>
        <w:pStyle w:val="Heading2"/>
        <w:rPr>
          <w:rFonts w:asciiTheme="minorHAnsi" w:hAnsiTheme="minorHAnsi"/>
        </w:rPr>
      </w:pPr>
      <w:bookmarkStart w:id="14" w:name="output-format"/>
      <w:bookmarkEnd w:id="10"/>
      <w:r w:rsidRPr="00D171B7">
        <w:rPr>
          <w:rFonts w:asciiTheme="minorHAnsi" w:hAnsiTheme="minorHAnsi"/>
        </w:rPr>
        <w:t>Output Format</w:t>
      </w:r>
    </w:p>
    <w:p w14:paraId="492E9F2F" w14:textId="77777777" w:rsidR="00DA384D" w:rsidRPr="00D171B7" w:rsidRDefault="00000000">
      <w:pPr>
        <w:pStyle w:val="FirstParagraph"/>
      </w:pPr>
      <w:r w:rsidRPr="00D171B7">
        <w:t>Return a single CSV block with a header row followed by one data row per article. Use comma delimiters and enclose any field containing commas or line breaks in double quotes. Example:</w:t>
      </w:r>
    </w:p>
    <w:p w14:paraId="1C9DAFDC" w14:textId="77777777" w:rsidR="00DA384D" w:rsidRPr="00D171B7" w:rsidRDefault="00000000">
      <w:pPr>
        <w:pStyle w:val="SourceCode"/>
      </w:pPr>
      <w:r w:rsidRPr="00D171B7">
        <w:rPr>
          <w:rStyle w:val="VerbatimChar"/>
          <w:rFonts w:asciiTheme="minorHAnsi" w:hAnsiTheme="minorHAnsi"/>
        </w:rPr>
        <w:t>citation,title,total_n,age_value,age_measure,age_dispersion_value,age_dispersion_measure,age_source,n_male,pct_male,n_female,pct_female,sex_gender_term,sex_gender_other,sex_gender_source,notes</w:t>
      </w:r>
      <w:r w:rsidRPr="00D171B7">
        <w:br/>
      </w:r>
      <w:r w:rsidRPr="00D171B7">
        <w:rPr>
          <w:rStyle w:val="VerbatimChar"/>
          <w:rFonts w:asciiTheme="minorHAnsi" w:hAnsiTheme="minorHAnsi"/>
        </w:rPr>
        <w:t>"Lee, 2024","AI Chatbot for Knee Pain Triage",312,54.7,mean,12.3,SD,Table 1,141,45.2,171,54.8,sex,NA,Table 1,</w:t>
      </w:r>
    </w:p>
    <w:p w14:paraId="68703FF8" w14:textId="77777777" w:rsidR="00DA384D" w:rsidRPr="00D171B7" w:rsidRDefault="00000000">
      <w:pPr>
        <w:pStyle w:val="FirstParagraph"/>
      </w:pPr>
      <w:r w:rsidRPr="00D171B7">
        <w:t>Do not include any other text, commentary, or explanation outside of the CSV block, except for the verification checklist described below.</w:t>
      </w:r>
    </w:p>
    <w:p w14:paraId="3552FE03" w14:textId="77777777" w:rsidR="00DA384D" w:rsidRPr="00D171B7" w:rsidRDefault="00000000">
      <w:pPr>
        <w:pStyle w:val="Heading2"/>
        <w:rPr>
          <w:rFonts w:asciiTheme="minorHAnsi" w:hAnsiTheme="minorHAnsi"/>
        </w:rPr>
      </w:pPr>
      <w:bookmarkStart w:id="15" w:name="rules-and-edge-cases"/>
      <w:bookmarkEnd w:id="14"/>
      <w:r w:rsidRPr="00D171B7">
        <w:rPr>
          <w:rFonts w:asciiTheme="minorHAnsi" w:hAnsiTheme="minorHAnsi"/>
        </w:rPr>
        <w:t>Rules and Edge Cases</w:t>
      </w:r>
    </w:p>
    <w:p w14:paraId="4BE788AA" w14:textId="77777777" w:rsidR="00DA384D" w:rsidRPr="00D171B7" w:rsidRDefault="00000000">
      <w:pPr>
        <w:numPr>
          <w:ilvl w:val="0"/>
          <w:numId w:val="2"/>
        </w:numPr>
      </w:pPr>
      <w:r w:rsidRPr="00D171B7">
        <w:rPr>
          <w:b/>
          <w:bCs/>
        </w:rPr>
        <w:t>Total sample only.</w:t>
      </w:r>
      <w:r w:rsidRPr="00D171B7">
        <w:t xml:space="preserve"> If the study has multiple arms or groups, report the combined total across all groups. Do not report per-group breakdowns. If the authors provide only per-group data and no combined total, sum the group Ns for </w:t>
      </w:r>
      <w:r w:rsidRPr="00D171B7">
        <w:rPr>
          <w:rStyle w:val="VerbatimChar"/>
          <w:rFonts w:asciiTheme="minorHAnsi" w:hAnsiTheme="minorHAnsi"/>
        </w:rPr>
        <w:t>total_n</w:t>
      </w:r>
      <w:r w:rsidRPr="00D171B7">
        <w:t xml:space="preserve"> and note </w:t>
      </w:r>
      <w:r w:rsidRPr="00D171B7">
        <w:rPr>
          <w:rStyle w:val="VerbatimChar"/>
          <w:rFonts w:asciiTheme="minorHAnsi" w:hAnsiTheme="minorHAnsi"/>
        </w:rPr>
        <w:t>total_n summed from group counts</w:t>
      </w:r>
      <w:r w:rsidRPr="00D171B7">
        <w:t xml:space="preserve"> in </w:t>
      </w:r>
      <w:r w:rsidRPr="00D171B7">
        <w:rPr>
          <w:rStyle w:val="VerbatimChar"/>
          <w:rFonts w:asciiTheme="minorHAnsi" w:hAnsiTheme="minorHAnsi"/>
        </w:rPr>
        <w:t>notes</w:t>
      </w:r>
      <w:r w:rsidRPr="00D171B7">
        <w:t xml:space="preserve">. Do not attempt to calculate a pooled mean age or combined sex counts from per-group data — mark those fields as </w:t>
      </w:r>
      <w:r w:rsidRPr="00D171B7">
        <w:rPr>
          <w:rStyle w:val="VerbatimChar"/>
          <w:rFonts w:asciiTheme="minorHAnsi" w:hAnsiTheme="minorHAnsi"/>
        </w:rPr>
        <w:t>NR</w:t>
      </w:r>
      <w:r w:rsidRPr="00D171B7">
        <w:t xml:space="preserve"> and note the reason.</w:t>
      </w:r>
    </w:p>
    <w:p w14:paraId="0C72B7DB" w14:textId="50920254" w:rsidR="00DA384D" w:rsidRPr="00D171B7" w:rsidDel="00C004FF" w:rsidRDefault="00000000">
      <w:pPr>
        <w:numPr>
          <w:ilvl w:val="0"/>
          <w:numId w:val="2"/>
        </w:numPr>
        <w:rPr>
          <w:del w:id="16" w:author="Robert Dima" w:date="2026-04-15T14:06:00Z" w16du:dateUtc="2026-04-15T21:06:00Z"/>
        </w:rPr>
      </w:pPr>
      <w:del w:id="17" w:author="Robert Dima" w:date="2026-04-15T14:06:00Z" w16du:dateUtc="2026-04-15T21:06:00Z">
        <w:r w:rsidRPr="00D171B7" w:rsidDel="00C004FF">
          <w:rPr>
            <w:b/>
            <w:bCs/>
          </w:rPr>
          <w:delText>Age reported as a range only (e.g., “18–65 years”).</w:delText>
        </w:r>
        <w:r w:rsidRPr="00D171B7" w:rsidDel="00C004FF">
          <w:delText xml:space="preserve"> Set </w:delText>
        </w:r>
        <w:r w:rsidRPr="00D171B7" w:rsidDel="00C004FF">
          <w:rPr>
            <w:rStyle w:val="VerbatimChar"/>
            <w:rFonts w:asciiTheme="minorHAnsi" w:hAnsiTheme="minorHAnsi"/>
          </w:rPr>
          <w:delText>age_value</w:delText>
        </w:r>
        <w:r w:rsidRPr="00D171B7" w:rsidDel="00C004FF">
          <w:delText xml:space="preserve"> to </w:delText>
        </w:r>
        <w:r w:rsidRPr="00D171B7" w:rsidDel="00C004FF">
          <w:rPr>
            <w:rStyle w:val="VerbatimChar"/>
            <w:rFonts w:asciiTheme="minorHAnsi" w:hAnsiTheme="minorHAnsi"/>
          </w:rPr>
          <w:delText>NR</w:delText>
        </w:r>
        <w:r w:rsidRPr="00D171B7" w:rsidDel="00C004FF">
          <w:delText xml:space="preserve">, set </w:delText>
        </w:r>
        <w:r w:rsidRPr="00D171B7" w:rsidDel="00C004FF">
          <w:rPr>
            <w:rStyle w:val="VerbatimChar"/>
            <w:rFonts w:asciiTheme="minorHAnsi" w:hAnsiTheme="minorHAnsi"/>
          </w:rPr>
          <w:delText>age_measure</w:delText>
        </w:r>
        <w:r w:rsidRPr="00D171B7" w:rsidDel="00C004FF">
          <w:delText xml:space="preserve"> to </w:delText>
        </w:r>
        <w:r w:rsidRPr="00D171B7" w:rsidDel="00C004FF">
          <w:rPr>
            <w:rStyle w:val="VerbatimChar"/>
            <w:rFonts w:asciiTheme="minorHAnsi" w:hAnsiTheme="minorHAnsi"/>
          </w:rPr>
          <w:delText>NR</w:delText>
        </w:r>
        <w:r w:rsidRPr="00D171B7" w:rsidDel="00C004FF">
          <w:delText xml:space="preserve">, record the range in </w:delText>
        </w:r>
        <w:r w:rsidRPr="00D171B7" w:rsidDel="00C004FF">
          <w:rPr>
            <w:rStyle w:val="VerbatimChar"/>
            <w:rFonts w:asciiTheme="minorHAnsi" w:hAnsiTheme="minorHAnsi"/>
          </w:rPr>
          <w:delText>age_dispersion_value</w:delText>
        </w:r>
        <w:r w:rsidRPr="00D171B7" w:rsidDel="00C004FF">
          <w:delText xml:space="preserve">, set </w:delText>
        </w:r>
        <w:r w:rsidRPr="00D171B7" w:rsidDel="00C004FF">
          <w:rPr>
            <w:rStyle w:val="VerbatimChar"/>
            <w:rFonts w:asciiTheme="minorHAnsi" w:hAnsiTheme="minorHAnsi"/>
          </w:rPr>
          <w:delText>age_dispersion_measure</w:delText>
        </w:r>
        <w:r w:rsidRPr="00D171B7" w:rsidDel="00C004FF">
          <w:delText xml:space="preserve"> to </w:delText>
        </w:r>
        <w:r w:rsidRPr="00D171B7" w:rsidDel="00C004FF">
          <w:rPr>
            <w:rStyle w:val="VerbatimChar"/>
            <w:rFonts w:asciiTheme="minorHAnsi" w:hAnsiTheme="minorHAnsi"/>
          </w:rPr>
          <w:delText>range</w:delText>
        </w:r>
        <w:r w:rsidRPr="00D171B7" w:rsidDel="00C004FF">
          <w:delText>, and add a note.</w:delText>
        </w:r>
      </w:del>
    </w:p>
    <w:p w14:paraId="2803F4B9" w14:textId="77777777" w:rsidR="00DA384D" w:rsidRPr="00D171B7" w:rsidRDefault="00000000">
      <w:pPr>
        <w:numPr>
          <w:ilvl w:val="0"/>
          <w:numId w:val="2"/>
        </w:numPr>
      </w:pPr>
      <w:r w:rsidRPr="00D171B7">
        <w:rPr>
          <w:b/>
          <w:bCs/>
        </w:rPr>
        <w:t>Multiple age values reported.</w:t>
      </w:r>
      <w:r w:rsidRPr="00D171B7">
        <w:t xml:space="preserve"> If both mean and median are given, prefer the mean. If age is reported separately for subgroups but not for the overall sample, mark </w:t>
      </w:r>
      <w:r w:rsidRPr="00D171B7">
        <w:rPr>
          <w:rStyle w:val="VerbatimChar"/>
          <w:rFonts w:asciiTheme="minorHAnsi" w:hAnsiTheme="minorHAnsi"/>
        </w:rPr>
        <w:t>age_value</w:t>
      </w:r>
      <w:r w:rsidRPr="00D171B7">
        <w:t xml:space="preserve"> as </w:t>
      </w:r>
      <w:r w:rsidRPr="00D171B7">
        <w:rPr>
          <w:rStyle w:val="VerbatimChar"/>
          <w:rFonts w:asciiTheme="minorHAnsi" w:hAnsiTheme="minorHAnsi"/>
        </w:rPr>
        <w:t>NR</w:t>
      </w:r>
      <w:r w:rsidRPr="00D171B7">
        <w:t xml:space="preserve"> and note </w:t>
      </w:r>
      <w:r w:rsidRPr="00D171B7">
        <w:rPr>
          <w:rStyle w:val="VerbatimChar"/>
          <w:rFonts w:asciiTheme="minorHAnsi" w:hAnsiTheme="minorHAnsi"/>
        </w:rPr>
        <w:t>age reported per subgroup only</w:t>
      </w:r>
      <w:r w:rsidRPr="00D171B7">
        <w:t>.</w:t>
      </w:r>
    </w:p>
    <w:p w14:paraId="3AD01E78" w14:textId="77777777" w:rsidR="00DA384D" w:rsidRPr="00D171B7" w:rsidRDefault="00000000">
      <w:pPr>
        <w:numPr>
          <w:ilvl w:val="0"/>
          <w:numId w:val="2"/>
        </w:numPr>
      </w:pPr>
      <w:r w:rsidRPr="00D171B7">
        <w:rPr>
          <w:b/>
          <w:bCs/>
        </w:rPr>
        <w:t>Sex vs. gender.</w:t>
      </w:r>
      <w:r w:rsidRPr="00D171B7">
        <w:t xml:space="preserve"> Record whichever the authors report. If both sex and gender are reported as separate variables, prefer biological sex. Record the exact term used in </w:t>
      </w:r>
      <w:r w:rsidRPr="00D171B7">
        <w:rPr>
          <w:rStyle w:val="VerbatimChar"/>
          <w:rFonts w:asciiTheme="minorHAnsi" w:hAnsiTheme="minorHAnsi"/>
        </w:rPr>
        <w:t>sex_gender_term</w:t>
      </w:r>
      <w:r w:rsidRPr="00D171B7">
        <w:t>.</w:t>
      </w:r>
    </w:p>
    <w:p w14:paraId="5D2DC373" w14:textId="77777777" w:rsidR="00DA384D" w:rsidRPr="00D171B7" w:rsidRDefault="00000000">
      <w:pPr>
        <w:numPr>
          <w:ilvl w:val="0"/>
          <w:numId w:val="2"/>
        </w:numPr>
      </w:pPr>
      <w:r w:rsidRPr="00D171B7">
        <w:rPr>
          <w:b/>
          <w:bCs/>
        </w:rPr>
        <w:lastRenderedPageBreak/>
        <w:t>Percentages not stated.</w:t>
      </w:r>
      <w:r w:rsidRPr="00D171B7">
        <w:t xml:space="preserve"> If the authors give counts but not percentages (or vice versa), compute the missing value only when the total N is unambiguous. Round percentages to one decimal place. Add a note: </w:t>
      </w:r>
      <w:r w:rsidRPr="00D171B7">
        <w:rPr>
          <w:rStyle w:val="VerbatimChar"/>
          <w:rFonts w:asciiTheme="minorHAnsi" w:hAnsiTheme="minorHAnsi"/>
        </w:rPr>
        <w:t>pct_male/pct_female calculated</w:t>
      </w:r>
      <w:r w:rsidRPr="00D171B7">
        <w:t>.</w:t>
      </w:r>
    </w:p>
    <w:p w14:paraId="3FAFF529" w14:textId="77777777" w:rsidR="00DA384D" w:rsidRPr="00D171B7" w:rsidRDefault="00000000">
      <w:pPr>
        <w:numPr>
          <w:ilvl w:val="0"/>
          <w:numId w:val="2"/>
        </w:numPr>
      </w:pPr>
      <w:r w:rsidRPr="00D171B7">
        <w:rPr>
          <w:b/>
          <w:bCs/>
        </w:rPr>
        <w:t>Non-human or simulated participants.</w:t>
      </w:r>
      <w:r w:rsidRPr="00D171B7">
        <w:t xml:space="preserve"> If the study uses simulated patients, chatbot test conversations, or no human participants, set </w:t>
      </w:r>
      <w:r w:rsidRPr="00D171B7">
        <w:rPr>
          <w:rStyle w:val="VerbatimChar"/>
          <w:rFonts w:asciiTheme="minorHAnsi" w:hAnsiTheme="minorHAnsi"/>
        </w:rPr>
        <w:t>total_n</w:t>
      </w:r>
      <w:r w:rsidRPr="00D171B7">
        <w:t xml:space="preserve"> to </w:t>
      </w:r>
      <w:r w:rsidRPr="00D171B7">
        <w:rPr>
          <w:rStyle w:val="VerbatimChar"/>
          <w:rFonts w:asciiTheme="minorHAnsi" w:hAnsiTheme="minorHAnsi"/>
        </w:rPr>
        <w:t>0</w:t>
      </w:r>
      <w:r w:rsidRPr="00D171B7">
        <w:t xml:space="preserve">, mark all demographic fields as </w:t>
      </w:r>
      <w:r w:rsidRPr="00D171B7">
        <w:rPr>
          <w:rStyle w:val="VerbatimChar"/>
          <w:rFonts w:asciiTheme="minorHAnsi" w:hAnsiTheme="minorHAnsi"/>
        </w:rPr>
        <w:t>NA</w:t>
      </w:r>
      <w:r w:rsidRPr="00D171B7">
        <w:t xml:space="preserve">, and note </w:t>
      </w:r>
      <w:r w:rsidRPr="00D171B7">
        <w:rPr>
          <w:rStyle w:val="VerbatimChar"/>
          <w:rFonts w:asciiTheme="minorHAnsi" w:hAnsiTheme="minorHAnsi"/>
        </w:rPr>
        <w:t>no human participants</w:t>
      </w:r>
      <w:r w:rsidRPr="00D171B7">
        <w:t xml:space="preserve"> or the appropriate description.</w:t>
      </w:r>
    </w:p>
    <w:p w14:paraId="73E32276" w14:textId="77777777" w:rsidR="00DA384D" w:rsidRPr="00D171B7" w:rsidRDefault="00000000">
      <w:pPr>
        <w:pStyle w:val="Heading2"/>
        <w:rPr>
          <w:rFonts w:asciiTheme="minorHAnsi" w:hAnsiTheme="minorHAnsi"/>
        </w:rPr>
      </w:pPr>
      <w:bookmarkStart w:id="18" w:name="mandatory-verification-checklist"/>
      <w:bookmarkEnd w:id="15"/>
      <w:r w:rsidRPr="00D171B7">
        <w:rPr>
          <w:rFonts w:asciiTheme="minorHAnsi" w:hAnsiTheme="minorHAnsi"/>
        </w:rPr>
        <w:t>Mandatory Verification Checklist</w:t>
      </w:r>
    </w:p>
    <w:p w14:paraId="6BAE01CD" w14:textId="77777777" w:rsidR="00DA384D" w:rsidRPr="00D171B7" w:rsidRDefault="00000000">
      <w:pPr>
        <w:pStyle w:val="FirstParagraph"/>
      </w:pPr>
      <w:r w:rsidRPr="00D171B7">
        <w:t>After producing the CSV, perform the following sanity checks on every row. Report the checklist results in a brief numbered list below the CSV block. Flag any issues found; if all checks pass for all articles, state that explicitly.</w:t>
      </w:r>
    </w:p>
    <w:p w14:paraId="0D87F5E9" w14:textId="2712C962" w:rsidR="00DA384D" w:rsidRPr="00D171B7" w:rsidRDefault="00000000">
      <w:pPr>
        <w:pStyle w:val="Compact"/>
        <w:numPr>
          <w:ilvl w:val="0"/>
          <w:numId w:val="3"/>
        </w:numPr>
      </w:pPr>
      <w:r w:rsidRPr="00D171B7">
        <w:rPr>
          <w:b/>
          <w:bCs/>
        </w:rPr>
        <w:t>N consistency.</w:t>
      </w:r>
      <w:r w:rsidRPr="00D171B7">
        <w:t xml:space="preserve"> Does </w:t>
      </w:r>
      <w:r w:rsidRPr="00D171B7">
        <w:rPr>
          <w:rStyle w:val="VerbatimChar"/>
          <w:rFonts w:asciiTheme="minorHAnsi" w:hAnsiTheme="minorHAnsi"/>
        </w:rPr>
        <w:t>n_male</w:t>
      </w:r>
      <w:r w:rsidRPr="00D171B7">
        <w:t xml:space="preserve"> + </w:t>
      </w:r>
      <w:r w:rsidRPr="00D171B7">
        <w:rPr>
          <w:rStyle w:val="VerbatimChar"/>
          <w:rFonts w:asciiTheme="minorHAnsi" w:hAnsiTheme="minorHAnsi"/>
        </w:rPr>
        <w:t>n_female</w:t>
      </w:r>
      <w:r w:rsidRPr="00D171B7">
        <w:t xml:space="preserve"> (+ any </w:t>
      </w:r>
      <w:r w:rsidRPr="00D171B7">
        <w:rPr>
          <w:rStyle w:val="VerbatimChar"/>
          <w:rFonts w:asciiTheme="minorHAnsi" w:hAnsiTheme="minorHAnsi"/>
        </w:rPr>
        <w:t>sex_gender_other</w:t>
      </w:r>
      <w:r w:rsidRPr="00D171B7">
        <w:t xml:space="preserve"> count) equal </w:t>
      </w:r>
      <w:r w:rsidRPr="00D171B7">
        <w:rPr>
          <w:rStyle w:val="VerbatimChar"/>
          <w:rFonts w:asciiTheme="minorHAnsi" w:hAnsiTheme="minorHAnsi"/>
        </w:rPr>
        <w:t>total_n</w:t>
      </w:r>
      <w:r w:rsidRPr="00D171B7">
        <w:t xml:space="preserve">? </w:t>
      </w:r>
      <w:del w:id="19" w:author="Robert Dima" w:date="2026-04-15T14:05:00Z" w16du:dateUtc="2026-04-15T21:05:00Z">
        <w:r w:rsidRPr="00D171B7" w:rsidDel="00C004FF">
          <w:delText xml:space="preserve">Tolerate a discrepancy of ≤2 due to missing-data participants. </w:delText>
        </w:r>
      </w:del>
      <w:r w:rsidRPr="00D171B7">
        <w:t xml:space="preserve">Flag discrepancies </w:t>
      </w:r>
      <w:del w:id="20" w:author="Robert Dima" w:date="2026-04-15T14:05:00Z" w16du:dateUtc="2026-04-15T21:05:00Z">
        <w:r w:rsidRPr="00D171B7" w:rsidDel="00C004FF">
          <w:delText xml:space="preserve">&gt;2 </w:delText>
        </w:r>
      </w:del>
      <w:r w:rsidRPr="00D171B7">
        <w:t>with the exact values.</w:t>
      </w:r>
    </w:p>
    <w:p w14:paraId="33F1966E" w14:textId="77777777" w:rsidR="00DA384D" w:rsidRPr="00D171B7" w:rsidRDefault="00000000">
      <w:pPr>
        <w:pStyle w:val="Compact"/>
        <w:numPr>
          <w:ilvl w:val="0"/>
          <w:numId w:val="3"/>
        </w:numPr>
      </w:pPr>
      <w:r w:rsidRPr="00D171B7">
        <w:rPr>
          <w:b/>
          <w:bCs/>
        </w:rPr>
        <w:t>Percentage consistency.</w:t>
      </w:r>
      <w:r w:rsidRPr="00D171B7">
        <w:t xml:space="preserve"> Does </w:t>
      </w:r>
      <w:r w:rsidRPr="00D171B7">
        <w:rPr>
          <w:rStyle w:val="VerbatimChar"/>
          <w:rFonts w:asciiTheme="minorHAnsi" w:hAnsiTheme="minorHAnsi"/>
        </w:rPr>
        <w:t>pct_male</w:t>
      </w:r>
      <w:r w:rsidRPr="00D171B7">
        <w:t xml:space="preserve"> + </w:t>
      </w:r>
      <w:r w:rsidRPr="00D171B7">
        <w:rPr>
          <w:rStyle w:val="VerbatimChar"/>
          <w:rFonts w:asciiTheme="minorHAnsi" w:hAnsiTheme="minorHAnsi"/>
        </w:rPr>
        <w:t>pct_female</w:t>
      </w:r>
      <w:r w:rsidRPr="00D171B7">
        <w:t xml:space="preserve"> (+ any other category) fall within 99.0–101.0%? Flag values outside this range.</w:t>
      </w:r>
    </w:p>
    <w:p w14:paraId="5624C8EF" w14:textId="77777777" w:rsidR="00DA384D" w:rsidRPr="00D171B7" w:rsidRDefault="00000000">
      <w:pPr>
        <w:pStyle w:val="Compact"/>
        <w:numPr>
          <w:ilvl w:val="0"/>
          <w:numId w:val="3"/>
        </w:numPr>
      </w:pPr>
      <w:r w:rsidRPr="00D171B7">
        <w:rPr>
          <w:b/>
          <w:bCs/>
        </w:rPr>
        <w:t>Age plausibility.</w:t>
      </w:r>
      <w:r w:rsidRPr="00D171B7">
        <w:t xml:space="preserve"> Is </w:t>
      </w:r>
      <w:r w:rsidRPr="00D171B7">
        <w:rPr>
          <w:rStyle w:val="VerbatimChar"/>
          <w:rFonts w:asciiTheme="minorHAnsi" w:hAnsiTheme="minorHAnsi"/>
        </w:rPr>
        <w:t>age_value</w:t>
      </w:r>
      <w:r w:rsidRPr="00D171B7">
        <w:t xml:space="preserve"> between 0 and 110? Flag any value outside this range.</w:t>
      </w:r>
    </w:p>
    <w:p w14:paraId="5C3D63E5" w14:textId="77777777" w:rsidR="00DA384D" w:rsidRPr="00D171B7" w:rsidRDefault="00000000">
      <w:pPr>
        <w:pStyle w:val="Compact"/>
        <w:numPr>
          <w:ilvl w:val="0"/>
          <w:numId w:val="3"/>
        </w:numPr>
      </w:pPr>
      <w:r w:rsidRPr="00D171B7">
        <w:rPr>
          <w:b/>
          <w:bCs/>
        </w:rPr>
        <w:t>Source cited.</w:t>
      </w:r>
      <w:r w:rsidRPr="00D171B7">
        <w:t xml:space="preserve"> Is every non-</w:t>
      </w:r>
      <w:r w:rsidRPr="00D171B7">
        <w:rPr>
          <w:rStyle w:val="VerbatimChar"/>
          <w:rFonts w:asciiTheme="minorHAnsi" w:hAnsiTheme="minorHAnsi"/>
        </w:rPr>
        <w:t>NR</w:t>
      </w:r>
      <w:r w:rsidRPr="00D171B7">
        <w:t xml:space="preserve"> data point accompanied by a source location (</w:t>
      </w:r>
      <w:r w:rsidRPr="00D171B7">
        <w:rPr>
          <w:rStyle w:val="VerbatimChar"/>
          <w:rFonts w:asciiTheme="minorHAnsi" w:hAnsiTheme="minorHAnsi"/>
        </w:rPr>
        <w:t>age_source</w:t>
      </w:r>
      <w:r w:rsidRPr="00D171B7">
        <w:t xml:space="preserve">, </w:t>
      </w:r>
      <w:r w:rsidRPr="00D171B7">
        <w:rPr>
          <w:rStyle w:val="VerbatimChar"/>
          <w:rFonts w:asciiTheme="minorHAnsi" w:hAnsiTheme="minorHAnsi"/>
        </w:rPr>
        <w:t>sex_gender_source</w:t>
      </w:r>
      <w:r w:rsidRPr="00D171B7">
        <w:t>)? Flag any missing source.</w:t>
      </w:r>
    </w:p>
    <w:p w14:paraId="3A2E37AF" w14:textId="77777777" w:rsidR="00DA384D" w:rsidRPr="00D171B7" w:rsidRDefault="00000000">
      <w:pPr>
        <w:pStyle w:val="Compact"/>
        <w:numPr>
          <w:ilvl w:val="0"/>
          <w:numId w:val="3"/>
        </w:numPr>
      </w:pPr>
      <w:r w:rsidRPr="00D171B7">
        <w:rPr>
          <w:b/>
          <w:bCs/>
        </w:rPr>
        <w:t>Cross-reference check.</w:t>
      </w:r>
      <w:r w:rsidRPr="00D171B7">
        <w:t xml:space="preserve"> For each article, briefly confirm that the </w:t>
      </w:r>
      <w:r w:rsidRPr="00D171B7">
        <w:rPr>
          <w:rStyle w:val="VerbatimChar"/>
          <w:rFonts w:asciiTheme="minorHAnsi" w:hAnsiTheme="minorHAnsi"/>
        </w:rPr>
        <w:t>total_n</w:t>
      </w:r>
      <w:r w:rsidRPr="00D171B7">
        <w:t xml:space="preserve"> reported is consistent between the abstract, methods, results, and tables (where available). If different sections state different Ns, flag the discrepancy and report which value you used and why.</w:t>
      </w:r>
    </w:p>
    <w:p w14:paraId="1A1B1935" w14:textId="77777777" w:rsidR="00DA384D" w:rsidRPr="00D171B7" w:rsidRDefault="00000000">
      <w:pPr>
        <w:pStyle w:val="Compact"/>
        <w:numPr>
          <w:ilvl w:val="0"/>
          <w:numId w:val="3"/>
        </w:numPr>
      </w:pPr>
      <w:r w:rsidRPr="00D171B7">
        <w:rPr>
          <w:b/>
          <w:bCs/>
        </w:rPr>
        <w:t>Decimal-point check.</w:t>
      </w:r>
      <w:r w:rsidRPr="00D171B7">
        <w:t xml:space="preserve"> Verify that age values and percentages have not been misread (e.g., a mean age of 5.47 is likely 54.7; a percentage of 452 is likely 45.2). Flag and correct any obvious decimal-placement errors.</w:t>
      </w:r>
    </w:p>
    <w:p w14:paraId="1CA2B78F" w14:textId="77777777" w:rsidR="00DA384D" w:rsidRPr="00D171B7" w:rsidRDefault="00000000">
      <w:pPr>
        <w:pStyle w:val="Compact"/>
        <w:numPr>
          <w:ilvl w:val="0"/>
          <w:numId w:val="3"/>
        </w:numPr>
      </w:pPr>
      <w:r w:rsidRPr="00D171B7">
        <w:rPr>
          <w:b/>
          <w:bCs/>
        </w:rPr>
        <w:t>Article-type check.</w:t>
      </w:r>
      <w:r w:rsidRPr="00D171B7">
        <w:t xml:space="preserve"> Confirm each article is an original study with human participants. Flag any review, editorial, commentary, protocol, or simulation-only study.</w:t>
      </w:r>
    </w:p>
    <w:p w14:paraId="6E91370C" w14:textId="77777777" w:rsidR="00D171B7" w:rsidRPr="00D171B7" w:rsidRDefault="00D171B7" w:rsidP="00D171B7">
      <w:pPr>
        <w:pStyle w:val="Compact"/>
      </w:pPr>
    </w:p>
    <w:p w14:paraId="2968B05C" w14:textId="77777777" w:rsidR="00DA384D" w:rsidRPr="00D171B7" w:rsidRDefault="00000000">
      <w:pPr>
        <w:pStyle w:val="Heading2"/>
        <w:rPr>
          <w:rFonts w:asciiTheme="minorHAnsi" w:hAnsiTheme="minorHAnsi"/>
        </w:rPr>
      </w:pPr>
      <w:bookmarkStart w:id="21" w:name="additional-instructions"/>
      <w:bookmarkEnd w:id="18"/>
      <w:r w:rsidRPr="00D171B7">
        <w:rPr>
          <w:rFonts w:asciiTheme="minorHAnsi" w:hAnsiTheme="minorHAnsi"/>
        </w:rPr>
        <w:t>Additional Instructions</w:t>
      </w:r>
    </w:p>
    <w:p w14:paraId="3B1027FB" w14:textId="49B1EF08" w:rsidR="00D171B7" w:rsidRPr="00D171B7" w:rsidRDefault="00D171B7" w:rsidP="00D171B7">
      <w:pPr>
        <w:pStyle w:val="Compact"/>
        <w:numPr>
          <w:ilvl w:val="0"/>
          <w:numId w:val="4"/>
        </w:numPr>
      </w:pPr>
      <w:r w:rsidRPr="00D171B7">
        <w:t>Read each PDF thoroughly. Rely solely on the Methods section for each article; if the requested information is not found in the Methods, then and only then, check the Abstract section, followed by the Results section and tables (especially Table 1), followed by the last paragraph of the Introduction.</w:t>
      </w:r>
    </w:p>
    <w:p w14:paraId="75DA9B5A" w14:textId="0F75BC99" w:rsidR="00D171B7" w:rsidRPr="00D171B7" w:rsidRDefault="00D171B7" w:rsidP="00D171B7">
      <w:pPr>
        <w:pStyle w:val="Compact"/>
        <w:numPr>
          <w:ilvl w:val="0"/>
          <w:numId w:val="4"/>
        </w:numPr>
      </w:pPr>
      <w:r w:rsidRPr="00D171B7">
        <w:t>When tables and body text conflict, prefer the table value and note the discrepancy.</w:t>
      </w:r>
    </w:p>
    <w:p w14:paraId="5E86BD5C" w14:textId="6A68BE1D" w:rsidR="00D171B7" w:rsidRPr="00D171B7" w:rsidDel="00E375A4" w:rsidRDefault="00D171B7" w:rsidP="00D171B7">
      <w:pPr>
        <w:pStyle w:val="Compact"/>
        <w:numPr>
          <w:ilvl w:val="0"/>
          <w:numId w:val="4"/>
        </w:numPr>
        <w:rPr>
          <w:del w:id="22" w:author="Robert Dima" w:date="2026-04-15T13:33:00Z" w16du:dateUtc="2026-04-15T20:33:00Z"/>
        </w:rPr>
      </w:pPr>
      <w:del w:id="23" w:author="Robert Dima" w:date="2026-04-15T13:33:00Z" w16du:dateUtc="2026-04-15T20:33:00Z">
        <w:r w:rsidRPr="00D171B7" w:rsidDel="00E375A4">
          <w:delText>Preserve the exact numeric precision reported by the authors (e.g., do not round 54.73 to 55).</w:delText>
        </w:r>
      </w:del>
    </w:p>
    <w:p w14:paraId="64EBA6FD" w14:textId="115D9934" w:rsidR="00DA384D" w:rsidRPr="00D171B7" w:rsidRDefault="00D171B7" w:rsidP="00D171B7">
      <w:pPr>
        <w:pStyle w:val="Compact"/>
        <w:numPr>
          <w:ilvl w:val="0"/>
          <w:numId w:val="4"/>
        </w:numPr>
      </w:pPr>
      <w:r w:rsidRPr="00D171B7">
        <w:t>Process all attached PDFs and return all rows in a single CSV block</w:t>
      </w:r>
      <w:del w:id="24" w:author="Robert Dima" w:date="2026-04-15T13:32:00Z" w16du:dateUtc="2026-04-15T20:32:00Z">
        <w:r w:rsidRPr="00D171B7" w:rsidDel="00E375A4">
          <w:delText>. Maintain the same article order as the PDFs were attached.</w:delText>
        </w:r>
      </w:del>
      <w:bookmarkEnd w:id="0"/>
      <w:bookmarkEnd w:id="21"/>
    </w:p>
    <w:sectPr w:rsidR="00DA384D" w:rsidRPr="00D171B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55177" w14:textId="77777777" w:rsidR="00AE4698" w:rsidRDefault="00AE4698">
      <w:pPr>
        <w:spacing w:after="0"/>
      </w:pPr>
      <w:r>
        <w:separator/>
      </w:r>
    </w:p>
  </w:endnote>
  <w:endnote w:type="continuationSeparator" w:id="0">
    <w:p w14:paraId="3A208CFA" w14:textId="77777777" w:rsidR="00AE4698" w:rsidRDefault="00AE46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405F2" w14:textId="77777777" w:rsidR="00AE4698" w:rsidRDefault="00AE4698">
      <w:r>
        <w:separator/>
      </w:r>
    </w:p>
  </w:footnote>
  <w:footnote w:type="continuationSeparator" w:id="0">
    <w:p w14:paraId="2C4D9682" w14:textId="77777777" w:rsidR="00AE4698" w:rsidRDefault="00AE46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0AC814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7458E2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A2BE02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309138045">
    <w:abstractNumId w:val="1"/>
  </w:num>
  <w:num w:numId="2" w16cid:durableId="10095979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56010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3425192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Dima">
    <w15:presenceInfo w15:providerId="Windows Live" w15:userId="a97fc5ea1da9e4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246D4"/>
    <w:rsid w:val="00784D58"/>
    <w:rsid w:val="008D6863"/>
    <w:rsid w:val="00A5178C"/>
    <w:rsid w:val="00AE4698"/>
    <w:rsid w:val="00B86B75"/>
    <w:rsid w:val="00BC48D5"/>
    <w:rsid w:val="00C004FF"/>
    <w:rsid w:val="00C36279"/>
    <w:rsid w:val="00D171B7"/>
    <w:rsid w:val="00DA384D"/>
    <w:rsid w:val="00DF2E74"/>
    <w:rsid w:val="00E315A3"/>
    <w:rsid w:val="00E375A4"/>
    <w:rsid w:val="00FA44A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6E5C5"/>
  <w15:docId w15:val="{850F488D-1927-43FB-9334-028ECF822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E375A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Robert Dima</cp:lastModifiedBy>
  <cp:revision>3</cp:revision>
  <dcterms:created xsi:type="dcterms:W3CDTF">2026-04-15T00:05:00Z</dcterms:created>
  <dcterms:modified xsi:type="dcterms:W3CDTF">2026-04-15T21:06:00Z</dcterms:modified>
</cp:coreProperties>
</file>